
<file path=[Content_Types].xml><?xml version="1.0" encoding="utf-8"?>
<Types xmlns="http://schemas.openxmlformats.org/package/2006/content-types">
  <Default Extension="gif" ContentType="image/gi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C407B7" w14:textId="77777777" w:rsidR="00667E1D" w:rsidRDefault="00667E1D" w:rsidP="00667E1D">
      <w:pPr>
        <w:pStyle w:val="Heading1"/>
        <w:jc w:val="center"/>
      </w:pPr>
      <w:r>
        <w:rPr>
          <w:rFonts w:ascii="Calibri" w:eastAsia="Calibri" w:hAnsi="Calibri" w:cs="Calibri"/>
          <w:sz w:val="36"/>
        </w:rPr>
        <w:t>Adventure Works Cycles</w:t>
      </w:r>
    </w:p>
    <w:p w14:paraId="4C68A64F" w14:textId="0328ACAE" w:rsidR="00667E1D" w:rsidRDefault="00667E1D" w:rsidP="00667E1D">
      <w:pPr>
        <w:ind w:firstLine="720"/>
        <w:jc w:val="both"/>
      </w:pPr>
      <w:r>
        <w:t xml:space="preserve">Adventure Works Cycles, the fictitious company on which the </w:t>
      </w:r>
      <w:proofErr w:type="spellStart"/>
      <w:r>
        <w:t>AdventureWorks</w:t>
      </w:r>
      <w:proofErr w:type="spellEnd"/>
      <w:r>
        <w:t xml:space="preserve"> sample databases are based, is a large, multinational manufacturing company. The company manufactures and sells metal and composite bicycles to North</w:t>
      </w:r>
      <w:del w:id="0" w:author="Ramaraj Marimuthu" w:date="2020-12-02T13:05:00Z">
        <w:r w:rsidDel="00A52425">
          <w:delText xml:space="preserve"> American</w:delText>
        </w:r>
      </w:del>
      <w:r>
        <w:t xml:space="preserve">, European and Asian commercial markets. While its base operation </w:t>
      </w:r>
      <w:proofErr w:type="gramStart"/>
      <w:r>
        <w:t>is located in</w:t>
      </w:r>
      <w:proofErr w:type="gramEnd"/>
      <w:r>
        <w:t xml:space="preserve"> Bothell, Washington with 290 employees, several regional sales teams are located throughout their market base.</w:t>
      </w:r>
    </w:p>
    <w:p w14:paraId="65C112B1" w14:textId="77777777" w:rsidR="00667E1D" w:rsidRDefault="00667E1D" w:rsidP="00667E1D">
      <w:pPr>
        <w:ind w:firstLine="720"/>
        <w:jc w:val="both"/>
      </w:pPr>
    </w:p>
    <w:p w14:paraId="3AF70304" w14:textId="71234322" w:rsidR="00667E1D" w:rsidRDefault="00667E1D" w:rsidP="00667E1D">
      <w:pPr>
        <w:ind w:firstLine="720"/>
        <w:jc w:val="both"/>
      </w:pPr>
      <w:r>
        <w:t xml:space="preserve">In </w:t>
      </w:r>
      <w:r w:rsidRPr="00A84F0D">
        <w:rPr>
          <w:b/>
          <w:bCs/>
          <w:rPrChange w:id="1" w:author="Ramaraj Marimuthu" w:date="2020-12-02T13:05:00Z">
            <w:rPr/>
          </w:rPrChange>
        </w:rPr>
        <w:t>2000</w:t>
      </w:r>
      <w:r>
        <w:t xml:space="preserve">, Adventure Works Cycles bought a small manufacturing plant, </w:t>
      </w:r>
      <w:proofErr w:type="spellStart"/>
      <w:r>
        <w:t>Importadores</w:t>
      </w:r>
      <w:proofErr w:type="spellEnd"/>
      <w:r>
        <w:t xml:space="preserve"> Neptuno, located in Mexico. </w:t>
      </w:r>
      <w:proofErr w:type="spellStart"/>
      <w:r>
        <w:t>Importadores</w:t>
      </w:r>
      <w:proofErr w:type="spellEnd"/>
      <w:r>
        <w:t xml:space="preserve"> Neptuno manufactures several critical subcomponents for the Adventure Works Cycles product line. These subcomponents are shipped to the Bothell location for final product assembly. In 2001, </w:t>
      </w:r>
      <w:proofErr w:type="spellStart"/>
      <w:r>
        <w:t>Importadores</w:t>
      </w:r>
      <w:proofErr w:type="spellEnd"/>
      <w:r>
        <w:t xml:space="preserve"> Neptuno, became the sole manufacturer and distributor of the touring bicycle product group</w:t>
      </w:r>
      <w:ins w:id="2" w:author="Ramaraj Marimuthu" w:date="2020-12-02T13:05:00Z">
        <w:r w:rsidR="00177E87">
          <w:t xml:space="preserve"> details</w:t>
        </w:r>
      </w:ins>
      <w:r>
        <w:t>.</w:t>
      </w:r>
    </w:p>
    <w:p w14:paraId="588BF7E2" w14:textId="77777777" w:rsidR="00CF2A44" w:rsidRDefault="00CF2A44" w:rsidP="00667E1D">
      <w:pPr>
        <w:ind w:firstLine="720"/>
        <w:jc w:val="both"/>
      </w:pPr>
    </w:p>
    <w:p w14:paraId="313B8DD1" w14:textId="25666BD9" w:rsidR="00667E1D" w:rsidRDefault="00667E1D" w:rsidP="00667E1D">
      <w:pPr>
        <w:pStyle w:val="Heading1"/>
        <w:jc w:val="both"/>
      </w:pPr>
      <w:r>
        <w:rPr>
          <w:rFonts w:ascii="Calibri" w:eastAsia="Calibri" w:hAnsi="Calibri" w:cs="Calibri"/>
        </w:rPr>
        <w:t>Product Overview</w:t>
      </w:r>
    </w:p>
    <w:tbl>
      <w:tblPr>
        <w:tblW w:w="10112" w:type="dxa"/>
        <w:tblLook w:val="04A0" w:firstRow="1" w:lastRow="0" w:firstColumn="1" w:lastColumn="0" w:noHBand="0" w:noVBand="1"/>
      </w:tblPr>
      <w:tblGrid>
        <w:gridCol w:w="5056"/>
        <w:gridCol w:w="5056"/>
      </w:tblGrid>
      <w:tr w:rsidR="00667E1D" w14:paraId="02F5567A" w14:textId="77777777" w:rsidTr="00CF2A44">
        <w:trPr>
          <w:trHeight w:val="2282"/>
        </w:trPr>
        <w:tc>
          <w:tcPr>
            <w:tcW w:w="5056" w:type="dxa"/>
            <w:shd w:val="clear" w:color="auto" w:fill="auto"/>
          </w:tcPr>
          <w:p w14:paraId="54BC4AD7" w14:textId="26B9568A" w:rsidR="00667E1D" w:rsidRDefault="00667E1D" w:rsidP="00043B88">
            <w:pPr>
              <w:jc w:val="both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6E5711DA" wp14:editId="42F75FD3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1805940" cy="1121410"/>
                  <wp:effectExtent l="0" t="0" r="3810" b="2540"/>
                  <wp:wrapTopAndBottom/>
                  <wp:docPr id="3" name="Picture 3" descr="ooxWord://word/media/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ooxWord://word/media/image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5940" cy="11214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056" w:type="dxa"/>
            <w:shd w:val="clear" w:color="auto" w:fill="auto"/>
          </w:tcPr>
          <w:p w14:paraId="568FF19F" w14:textId="77777777" w:rsidR="00667E1D" w:rsidRDefault="00667E1D" w:rsidP="00043B88">
            <w:pPr>
              <w:pStyle w:val="Heading1"/>
              <w:jc w:val="both"/>
            </w:pPr>
            <w:r>
              <w:t>Mountain-200</w:t>
            </w:r>
          </w:p>
          <w:p w14:paraId="6B354098" w14:textId="77777777" w:rsidR="00667E1D" w:rsidRDefault="00667E1D" w:rsidP="00043B88">
            <w:pPr>
              <w:jc w:val="both"/>
            </w:pPr>
            <w:r>
              <w:t>Product No: BK-M68B-38</w:t>
            </w:r>
          </w:p>
          <w:p w14:paraId="74FBED45" w14:textId="77777777" w:rsidR="00667E1D" w:rsidRDefault="00667E1D" w:rsidP="00043B88">
            <w:pPr>
              <w:jc w:val="both"/>
            </w:pPr>
            <w:r>
              <w:t>Size: 38</w:t>
            </w:r>
          </w:p>
          <w:p w14:paraId="7FCA5930" w14:textId="77777777" w:rsidR="00667E1D" w:rsidRDefault="00667E1D" w:rsidP="00043B88">
            <w:pPr>
              <w:jc w:val="both"/>
            </w:pPr>
            <w:r>
              <w:t>Weight: 25</w:t>
            </w:r>
          </w:p>
          <w:p w14:paraId="10CC80A6" w14:textId="77777777" w:rsidR="00667E1D" w:rsidRDefault="00667E1D" w:rsidP="00043B88">
            <w:pPr>
              <w:jc w:val="both"/>
            </w:pPr>
            <w:r>
              <w:t>Price: $2,294.99</w:t>
            </w:r>
          </w:p>
          <w:p w14:paraId="10701DAD" w14:textId="77777777" w:rsidR="00667E1D" w:rsidRDefault="00667E1D" w:rsidP="00043B88">
            <w:pPr>
              <w:jc w:val="both"/>
            </w:pPr>
          </w:p>
          <w:p w14:paraId="382F2042" w14:textId="77777777" w:rsidR="00667E1D" w:rsidRDefault="00667E1D" w:rsidP="00043B88">
            <w:pPr>
              <w:jc w:val="both"/>
            </w:pPr>
          </w:p>
        </w:tc>
      </w:tr>
      <w:tr w:rsidR="00667E1D" w14:paraId="206C7480" w14:textId="77777777" w:rsidTr="00CF2A44">
        <w:trPr>
          <w:trHeight w:val="2303"/>
        </w:trPr>
        <w:tc>
          <w:tcPr>
            <w:tcW w:w="5056" w:type="dxa"/>
            <w:shd w:val="clear" w:color="auto" w:fill="auto"/>
          </w:tcPr>
          <w:p w14:paraId="19033946" w14:textId="77777777" w:rsidR="00667E1D" w:rsidRDefault="00667E1D" w:rsidP="00043B88">
            <w:pPr>
              <w:pStyle w:val="Heading1"/>
              <w:jc w:val="both"/>
            </w:pPr>
            <w:r>
              <w:t>Mountain-300</w:t>
            </w:r>
          </w:p>
          <w:p w14:paraId="2BB8F9B1" w14:textId="77777777" w:rsidR="00667E1D" w:rsidRDefault="00667E1D" w:rsidP="00043B88">
            <w:pPr>
              <w:jc w:val="both"/>
            </w:pPr>
            <w:r>
              <w:t>Product No: BK-M47B-38</w:t>
            </w:r>
          </w:p>
          <w:p w14:paraId="724FBBD0" w14:textId="77777777" w:rsidR="00667E1D" w:rsidRDefault="00667E1D" w:rsidP="00043B88">
            <w:pPr>
              <w:jc w:val="both"/>
            </w:pPr>
            <w:r>
              <w:t>Size: 35</w:t>
            </w:r>
          </w:p>
          <w:p w14:paraId="77E50376" w14:textId="77777777" w:rsidR="00667E1D" w:rsidRDefault="00667E1D" w:rsidP="00043B88">
            <w:pPr>
              <w:jc w:val="both"/>
            </w:pPr>
            <w:r>
              <w:t>Weight: 22</w:t>
            </w:r>
          </w:p>
          <w:p w14:paraId="27C2AB19" w14:textId="77777777" w:rsidR="00667E1D" w:rsidRDefault="00667E1D" w:rsidP="00043B88">
            <w:pPr>
              <w:jc w:val="both"/>
            </w:pPr>
            <w:r>
              <w:t>Price: $1,079.99</w:t>
            </w:r>
          </w:p>
          <w:p w14:paraId="722AA0D7" w14:textId="77777777" w:rsidR="00667E1D" w:rsidRDefault="00667E1D" w:rsidP="00043B88">
            <w:pPr>
              <w:jc w:val="both"/>
            </w:pPr>
          </w:p>
          <w:p w14:paraId="6869523D" w14:textId="77777777" w:rsidR="00667E1D" w:rsidRDefault="00667E1D" w:rsidP="00043B88">
            <w:pPr>
              <w:jc w:val="both"/>
            </w:pPr>
          </w:p>
        </w:tc>
        <w:tc>
          <w:tcPr>
            <w:tcW w:w="5056" w:type="dxa"/>
            <w:shd w:val="clear" w:color="auto" w:fill="auto"/>
          </w:tcPr>
          <w:p w14:paraId="2B84CAFF" w14:textId="65442458" w:rsidR="00667E1D" w:rsidRDefault="00CF2A44" w:rsidP="00043B88">
            <w:pPr>
              <w:pStyle w:val="Heading1"/>
              <w:jc w:val="both"/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1D54BB1A" wp14:editId="3E38070D">
                  <wp:simplePos x="0" y="0"/>
                  <wp:positionH relativeFrom="column">
                    <wp:posOffset>-19392</wp:posOffset>
                  </wp:positionH>
                  <wp:positionV relativeFrom="paragraph">
                    <wp:posOffset>0</wp:posOffset>
                  </wp:positionV>
                  <wp:extent cx="1714500" cy="1064260"/>
                  <wp:effectExtent l="0" t="0" r="0" b="2540"/>
                  <wp:wrapTopAndBottom/>
                  <wp:docPr id="2" name="Picture 2" descr="ooxWord://word/media/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ooxWord://word/media/image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0642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6AA2701D" w14:textId="77777777" w:rsidR="00667E1D" w:rsidRDefault="00667E1D" w:rsidP="00C11F99">
      <w:pPr>
        <w:jc w:val="both"/>
      </w:pPr>
    </w:p>
    <w:sectPr w:rsidR="00667E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369D9A" w14:textId="77777777" w:rsidR="00CE4136" w:rsidRDefault="00CE4136" w:rsidP="008139AA">
      <w:r>
        <w:separator/>
      </w:r>
    </w:p>
  </w:endnote>
  <w:endnote w:type="continuationSeparator" w:id="0">
    <w:p w14:paraId="41842D79" w14:textId="77777777" w:rsidR="00CE4136" w:rsidRDefault="00CE4136" w:rsidP="008139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BEDE95E1-E667-498B-847D-069BD608D12B}"/>
    <w:embedBold r:id="rId2" w:fontKey="{DD55980C-5861-4A75-AB60-D0FD92DC15F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3" w:fontKey="{36823590-85C3-41DC-B7AB-6E42D4EB4A37}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fontKey="{298C8CFE-E797-40C0-8145-53FBD0305F0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62594F" w14:textId="77777777" w:rsidR="00CE4136" w:rsidRDefault="00CE4136" w:rsidP="008139AA">
      <w:r>
        <w:separator/>
      </w:r>
    </w:p>
  </w:footnote>
  <w:footnote w:type="continuationSeparator" w:id="0">
    <w:p w14:paraId="28628295" w14:textId="77777777" w:rsidR="00CE4136" w:rsidRDefault="00CE4136" w:rsidP="008139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A"/>
    <w:multiLevelType w:val="multilevel"/>
    <w:tmpl w:val="4140B0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Ramaraj Marimuthu">
    <w15:presenceInfo w15:providerId="None" w15:userId="Ramaraj Marimuthu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8D1"/>
    <w:rsid w:val="00044D53"/>
    <w:rsid w:val="00057420"/>
    <w:rsid w:val="000A543A"/>
    <w:rsid w:val="0015734A"/>
    <w:rsid w:val="00177E87"/>
    <w:rsid w:val="00252D3F"/>
    <w:rsid w:val="00256A98"/>
    <w:rsid w:val="00393AA2"/>
    <w:rsid w:val="003F5F4B"/>
    <w:rsid w:val="003F7174"/>
    <w:rsid w:val="004B244C"/>
    <w:rsid w:val="004B4CD7"/>
    <w:rsid w:val="00525AD4"/>
    <w:rsid w:val="005B35BF"/>
    <w:rsid w:val="00642E0E"/>
    <w:rsid w:val="00655490"/>
    <w:rsid w:val="00667E1D"/>
    <w:rsid w:val="006B52F0"/>
    <w:rsid w:val="007B2972"/>
    <w:rsid w:val="007D3AF8"/>
    <w:rsid w:val="008139AA"/>
    <w:rsid w:val="008973AF"/>
    <w:rsid w:val="00933FCF"/>
    <w:rsid w:val="00985F31"/>
    <w:rsid w:val="00A3705A"/>
    <w:rsid w:val="00A52425"/>
    <w:rsid w:val="00A63E50"/>
    <w:rsid w:val="00A84F0D"/>
    <w:rsid w:val="00AE611F"/>
    <w:rsid w:val="00B25867"/>
    <w:rsid w:val="00C00E65"/>
    <w:rsid w:val="00C11F99"/>
    <w:rsid w:val="00C77CE5"/>
    <w:rsid w:val="00CA2B08"/>
    <w:rsid w:val="00CE3FF8"/>
    <w:rsid w:val="00CE4136"/>
    <w:rsid w:val="00CF2A44"/>
    <w:rsid w:val="00D26968"/>
    <w:rsid w:val="00D43187"/>
    <w:rsid w:val="00D60DEC"/>
    <w:rsid w:val="00D778D1"/>
    <w:rsid w:val="00D84028"/>
    <w:rsid w:val="00DD6D29"/>
    <w:rsid w:val="00E057AD"/>
    <w:rsid w:val="00E12EE0"/>
    <w:rsid w:val="00E329F0"/>
    <w:rsid w:val="00F61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6E4E37"/>
  <w15:chartTrackingRefBased/>
  <w15:docId w15:val="{3F07170E-C91A-4BD8-9D0D-36BEECA69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7E1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667E1D"/>
    <w:pPr>
      <w:keepNext/>
      <w:spacing w:before="240" w:after="60"/>
      <w:outlineLvl w:val="0"/>
    </w:pPr>
    <w:rPr>
      <w:rFonts w:ascii="Arial" w:eastAsia="MS Mincho" w:hAnsi="Arial" w:cs="Arial"/>
      <w:b/>
      <w:bCs/>
      <w:kern w:val="32"/>
      <w:sz w:val="32"/>
      <w:szCs w:val="32"/>
      <w:lang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696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E1D"/>
    <w:rPr>
      <w:rFonts w:ascii="Arial" w:eastAsia="MS Mincho" w:hAnsi="Arial" w:cs="Arial"/>
      <w:b/>
      <w:bCs/>
      <w:kern w:val="32"/>
      <w:sz w:val="32"/>
      <w:szCs w:val="32"/>
      <w:lang w:eastAsia="ja-JP"/>
    </w:rPr>
  </w:style>
  <w:style w:type="paragraph" w:styleId="ListParagraph">
    <w:name w:val="List Paragraph"/>
    <w:basedOn w:val="Normal"/>
    <w:uiPriority w:val="34"/>
    <w:qFormat/>
    <w:rsid w:val="006B52F0"/>
    <w:pPr>
      <w:ind w:left="720"/>
      <w:contextualSpacing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139A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39AA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139A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39AA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rsid w:val="00C77CE5"/>
    <w:pPr>
      <w:spacing w:before="100" w:beforeAutospacing="1" w:after="100" w:afterAutospacing="1"/>
    </w:pPr>
    <w:rPr>
      <w:rFonts w:eastAsia="PMingLiU"/>
      <w:lang w:eastAsia="zh-TW"/>
    </w:rPr>
  </w:style>
  <w:style w:type="character" w:customStyle="1" w:styleId="Heading3Char">
    <w:name w:val="Heading 3 Char"/>
    <w:basedOn w:val="DefaultParagraphFont"/>
    <w:link w:val="Heading3"/>
    <w:uiPriority w:val="9"/>
    <w:rsid w:val="00D2696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4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425"/>
    <w:rPr>
      <w:rFonts w:ascii="Segoe UI" w:eastAsia="Times New Roman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4B244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B244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B244C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B244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B244C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CA2B0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4" Type="http://schemas.openxmlformats.org/officeDocument/2006/relationships/customXml" Target="../customXml/item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2E5780C1D70C43A158087F5887394A" ma:contentTypeVersion="14" ma:contentTypeDescription="Create a new document." ma:contentTypeScope="" ma:versionID="8dc87d9f4d24c24e7e5d626d0306168d">
  <xsd:schema xmlns:xsd="http://www.w3.org/2001/XMLSchema" xmlns:xs="http://www.w3.org/2001/XMLSchema" xmlns:p="http://schemas.microsoft.com/office/2006/metadata/properties" xmlns:ns2="e3cecddb-4c93-4872-a6fd-42c36c2b9cc1" xmlns:ns3="ea382bfb-503e-4507-8bf8-b87f920e3b7e" targetNamespace="http://schemas.microsoft.com/office/2006/metadata/properties" ma:root="true" ma:fieldsID="a90e5d8b2753f45926fe229c0f895a44" ns2:_="" ns3:_="">
    <xsd:import namespace="e3cecddb-4c93-4872-a6fd-42c36c2b9cc1"/>
    <xsd:import namespace="ea382bfb-503e-4507-8bf8-b87f920e3b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Statu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AgendaCover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cecddb-4c93-4872-a6fd-42c36c2b9c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Status" ma:index="12" nillable="true" ma:displayName="Status" ma:default="Drafting" ma:format="Dropdown" ma:internalName="Status">
      <xsd:simpleType>
        <xsd:restriction base="dms:Choice">
          <xsd:enumeration value="Not Started"/>
          <xsd:enumeration value="Drafting"/>
          <xsd:enumeration value="Under PO review"/>
          <xsd:enumeration value="Under PLO review"/>
          <xsd:enumeration value="Under GH team review"/>
        </xsd:restriction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327adbbb-6bc9-4338-944a-893b363ad6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AgendaCovered" ma:index="21" nillable="true" ma:displayName="Agenda Covered" ma:description="Agenda covered in video" ma:format="Dropdown" ma:internalName="AgendaCovered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382bfb-503e-4507-8bf8-b87f920e3b7e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214104a-6e7d-4d18-84d8-0117cc748af3}" ma:internalName="TaxCatchAll" ma:showField="CatchAllData" ma:web="ea382bfb-503e-4507-8bf8-b87f920e3b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3cecddb-4c93-4872-a6fd-42c36c2b9cc1">
      <Terms xmlns="http://schemas.microsoft.com/office/infopath/2007/PartnerControls"/>
    </lcf76f155ced4ddcb4097134ff3c332f>
    <TaxCatchAll xmlns="ea382bfb-503e-4507-8bf8-b87f920e3b7e" xsi:nil="true"/>
    <AgendaCovered xmlns="e3cecddb-4c93-4872-a6fd-42c36c2b9cc1" xsi:nil="true"/>
    <Status xmlns="e3cecddb-4c93-4872-a6fd-42c36c2b9cc1">Drafting</Status>
  </documentManagement>
</p:properties>
</file>

<file path=customXml/itemProps1.xml><?xml version="1.0" encoding="utf-8"?>
<ds:datastoreItem xmlns:ds="http://schemas.openxmlformats.org/officeDocument/2006/customXml" ds:itemID="{4A1886BF-2D34-4A4E-A45F-9706CC31DD8D}"/>
</file>

<file path=customXml/itemProps2.xml><?xml version="1.0" encoding="utf-8"?>
<ds:datastoreItem xmlns:ds="http://schemas.openxmlformats.org/officeDocument/2006/customXml" ds:itemID="{337228F1-5F4B-4547-8059-998D6ACBBCE5}"/>
</file>

<file path=customXml/itemProps3.xml><?xml version="1.0" encoding="utf-8"?>
<ds:datastoreItem xmlns:ds="http://schemas.openxmlformats.org/officeDocument/2006/customXml" ds:itemID="{B20DAA7C-621C-4B9D-87C0-A653E97A849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Ramaraj Marimuthu</dc:creator>
  <cp:keywords/>
  <dc:description/>
  <cp:lastModifiedBy>Suriya Balamurugan</cp:lastModifiedBy>
  <cp:revision>12</cp:revision>
  <dcterms:created xsi:type="dcterms:W3CDTF">2020-06-22T08:21:00Z</dcterms:created>
  <dcterms:modified xsi:type="dcterms:W3CDTF">2022-02-17T08:05:00Z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0x0101008E2E5780C1D70C43A158087F5887394A</vt:lpwstr>
  </property>
</Properties>
</file>